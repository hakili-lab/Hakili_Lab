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alatino Linotype" w:cs="Palatino Linotype" w:eastAsia="Palatino Linotype" w:hAnsi="Palatino Linotype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TEST DE NIVEAU                                                                       BURKINA FASO</w:t>
      </w:r>
    </w:p>
    <w:p w:rsidR="00000000" w:rsidDel="00000000" w:rsidP="00000000" w:rsidRDefault="00000000" w:rsidRPr="00000000" w14:paraId="00000002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SESSION DE……                                                                                ………..</w:t>
      </w:r>
    </w:p>
    <w:p w:rsidR="00000000" w:rsidDel="00000000" w:rsidP="00000000" w:rsidRDefault="00000000" w:rsidRPr="00000000" w14:paraId="00000003">
      <w:pPr>
        <w:rPr>
          <w:rFonts w:ascii="Palatino Linotype" w:cs="Palatino Linotype" w:eastAsia="Palatino Linotype" w:hAnsi="Palatino Linotype"/>
          <w:b w:val="1"/>
          <w:sz w:val="24"/>
          <w:szCs w:val="24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ELEVES DE HAKILISSO                                                          Unité – Progrès -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alatino Linotype" w:cs="Palatino Linotype" w:eastAsia="Palatino Linotype" w:hAnsi="Palatino Linotype"/>
          <w:b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                  TEST D’EVALUATION EN MATHEMATIQUES (niveau 6eme)</w:t>
      </w:r>
    </w:p>
    <w:p w:rsidR="00000000" w:rsidDel="00000000" w:rsidP="00000000" w:rsidRDefault="00000000" w:rsidRPr="00000000" w14:paraId="00000005">
      <w:pPr>
        <w:rPr>
          <w:rFonts w:ascii="Palatino Linotype" w:cs="Palatino Linotype" w:eastAsia="Palatino Linotype" w:hAnsi="Palatino Linotype"/>
          <w:b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                         (L’usage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 la calculatrice n’est pas autorisé)</w:t>
      </w:r>
    </w:p>
    <w:p w:rsidR="00000000" w:rsidDel="00000000" w:rsidP="00000000" w:rsidRDefault="00000000" w:rsidRPr="00000000" w14:paraId="00000006">
      <w:pPr>
        <w:rPr>
          <w:rFonts w:ascii="Palatino Linotype" w:cs="Palatino Linotype" w:eastAsia="Palatino Linotype" w:hAnsi="Palatino Linotype"/>
          <w:b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                                                                                                         Durée : 1h</w:t>
      </w:r>
    </w:p>
    <w:p w:rsidR="00000000" w:rsidDel="00000000" w:rsidP="00000000" w:rsidRDefault="00000000" w:rsidRPr="00000000" w14:paraId="00000007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u w:val="single"/>
          <w:rtl w:val="0"/>
        </w:rPr>
        <w:t xml:space="preserve">ACTIVITES NUMERIQUES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(10pts)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Écris en chiffres les nombres correspondants à 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centaine quatre dizaines et sept unités. (CE2) (0,25pt)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ins w:author="LENOVO" w:id="0" w:date="2020-08-03T17:51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million quatre cent trente-cinq mille deux cent vingt-sept. (CM2) (0,5pt)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Écris en lettres : 26,1893 (CM1) (0,5pt)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</w:t>
      </w:r>
      <w:ins w:author="LENOVO" w:id="1" w:date="2020-08-03T17:51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Donne les différentes parties du nombre suivant : 37,907 (CM2) (0,5pt)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 Quelle place occupe chaque chiffre dans ce nombre : 175,62 (CM2) (1,25pts)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</w:t>
      </w:r>
      <w:ins w:author="LENOVO" w:id="2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Pose et effectue l’opération suivante 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00"/>
        </w:tabs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5537 + 319 = ………………</w:t>
        <w:tab/>
        <w:t xml:space="preserve">(CE1) (0,25pt)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</w:t>
      </w:r>
      <w:ins w:author="LENOVO" w:id="3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Complète l’opération suivante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290 + ………..= 3028 (CE2) (0,25pt)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c- </w:t>
      </w:r>
      <w:ins w:author="LENOVO" w:id="4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 l’opération suivante et fais la preuve par 9 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15,345 x 53,5 =…….. (C M2) (0,5pt)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Relève la bonne réponse : 4072 : 12 (C M2) (0,5pt)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37,933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339,33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339,45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</w:t>
      </w:r>
      <w:ins w:author="LENOVO" w:id="5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ins w:author="LENOVO" w:id="6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</w:t>
        </w:r>
      </w:ins>
      <w:del w:author="LENOVO" w:id="6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c</w:delText>
        </w:r>
      </w:del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lasse les nombres suivants du plus petit au plus grand :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230, 112, 500, 489, 98. (CE1) (0,5pt)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</w:t>
      </w:r>
      <w:ins w:author="LENOVO" w:id="7" w:date="2020-08-03T17:5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Range par ordre décroissant les nombres suivants :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 ;   29,15 ; 1254 ; 39675 ;   49 ; 100. (CM1) (0,5pt)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Pose et effectue l’opération suivante à 0,01 près 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1093 : 15. (CM2) (0,5pt)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 est né en 2003 et sa cousine Mariam est née en 2006. (C M1)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 âge a chaque enfant en 2020. (0,5pt)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est le plus âgé ? (0,25pt)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 la bonne réponse : la partie coloriée de la figure représente (C M1) : (0,25pt)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parties sur 16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parties sur 16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parties sur 16                                              </w:t>
      </w:r>
    </w:p>
    <w:tbl>
      <w:tblPr>
        <w:tblStyle w:val="Table1"/>
        <w:tblW w:w="1814.0" w:type="dxa"/>
        <w:jc w:val="left"/>
        <w:tblInd w:w="1080.0" w:type="dxa"/>
        <w:tblBorders>
          <w:top w:color="a5a5a5" w:space="0" w:sz="8" w:val="single"/>
          <w:left w:color="a5a5a5" w:space="0" w:sz="8" w:val="single"/>
          <w:bottom w:color="a5a5a5" w:space="0" w:sz="8" w:val="single"/>
          <w:right w:color="a5a5a5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"/>
        <w:gridCol w:w="453"/>
        <w:gridCol w:w="454"/>
        <w:gridCol w:w="454"/>
        <w:tblGridChange w:id="0">
          <w:tblGrid>
            <w:gridCol w:w="453"/>
            <w:gridCol w:w="453"/>
            <w:gridCol w:w="454"/>
            <w:gridCol w:w="454"/>
          </w:tblGrid>
        </w:tblGridChange>
      </w:tblGrid>
      <w:tr>
        <w:trPr>
          <w:trHeight w:val="254" w:hRule="atLeast"/>
        </w:trPr>
        <w:tc>
          <w:tcPr>
            <w:shd w:fill="0070c0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" w:hRule="atLeast"/>
        </w:trPr>
        <w:tc>
          <w:tcPr>
            <w:shd w:fill="0070c0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4" w:hRule="atLeast"/>
        </w:trPr>
        <w:tc>
          <w:tcPr>
            <w:shd w:fill="0070c0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4" w:hRule="atLeast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>
          <w:ins w:author="LENOVO" w:id="10" w:date="2020-08-03T17:46:00Z"/>
          <w:rFonts w:ascii="Calibri" w:cs="Calibri" w:eastAsia="Calibri" w:hAnsi="Calibri"/>
          <w:sz w:val="22"/>
          <w:szCs w:val="22"/>
          <w:shd w:fill="auto" w:val="clear"/>
          <w:rPrChange w:author="LENOVO" w:id="11" w:date="2020-08-03T17:46:00Z">
            <w:rPr>
              <w:rFonts w:ascii="Palatino Linotype" w:cs="Palatino Linotype" w:eastAsia="Palatino Linotype" w:hAnsi="Palatino Linotype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rPrChange>
        </w:rPr>
        <w:pPrChange w:author="LENOVO" w:id="0" w:date="2020-08-03T17:46:00Z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720" w:right="0" w:firstLine="0"/>
            <w:jc w:val="left"/>
          </w:pPr>
        </w:pPrChange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 le numérateur et le dénominateur de la fraction suivante : </w:t>
      </w:r>
      <w:del w:author="LENOVO" w:id="8" w:date="2020-08-03T17:46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9 /16</w:delText>
        </w:r>
      </w:del>
      <w:ins w:author="LENOVO" w:id="9" w:date="2020-08-03T17:46:00Z"/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w:ins w:author="LENOVO" w:id="9" w:date="2020-08-03T17:46:00Z"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9</m:t>
              </m:r>
            </w:ins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16</m:t>
            </m:r>
          </m:den>
        </m:f>
      </m:oMath>
      <w:ins w:author="LENOVO" w:id="9" w:date="2020-08-03T17:46:00Z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(CM1) (0,5pt)</w:t>
      </w:r>
      <w:ins w:author="LENOVO" w:id="10" w:date="2020-08-03T17:4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alatino Linotype" w:cs="Palatino Linotype" w:eastAsia="Palatino Linotype" w:hAnsi="Palatino Linotype"/>
          <w:sz w:val="24"/>
          <w:szCs w:val="24"/>
          <w:shd w:fill="auto" w:val="clear"/>
          <w:rPrChange w:author="LENOVO" w:id="11" w:date="2020-08-03T17:47:00Z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pPrChange w:author="LENOVO" w:id="0" w:date="2020-08-03T17:47:00Z">
          <w:pPr>
            <w:keepNext w:val="0"/>
            <w:keepLines w:val="0"/>
            <w:widowControl w:val="1"/>
            <w:numPr>
              <w:ilvl w:val="0"/>
              <w:numId w:val="8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643" w:right="0" w:hanging="360"/>
            <w:jc w:val="left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Écris chacun des nombres décimaux suivants sous forme de fraction :</w:t>
      </w:r>
    </w:p>
    <w:p w:rsidR="00000000" w:rsidDel="00000000" w:rsidP="00000000" w:rsidRDefault="00000000" w:rsidRPr="00000000" w14:paraId="00000039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           0,27. (CM2) (0,25pt)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 les opérations suivantes (CM2) :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del w:author="LENOVO" w:id="12" w:date="2020-08-03T17:44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1/4 + 2/4</w:delText>
        </w:r>
      </w:del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w:ins w:author="LENOVO" w:id="13" w:date="2020-08-03T17:43:00Z"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</m:t>
              </m:r>
            </w:ins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w:ins w:author="LENOVO" w:id="14" w:date="2020-08-03T17:43:00Z">
          <m:r>
            <w:rPr>
              <w:rFonts w:ascii="Cambria Math" w:cs="Cambria Math" w:eastAsia="Cambria Math" w:hAnsi="Cambria Mat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m:t xml:space="preserve">+</m:t>
          </m:r>
        </w:ins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</m:oMath>
      <w:ins w:author="LENOVO" w:id="13" w:date="2020-08-03T17:43:00Z"/>
      <w:ins w:author="LENOVO" w:id="14" w:date="2020-08-03T17:43:00Z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(0,25pt)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ins w:author="LENOVO" w:id="17" w:date="2020-08-03T17:44:00Z"/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del w:author="LENOVO" w:id="15" w:date="2020-08-03T17:45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 4/5 – 2/3</w:delText>
        </w:r>
      </w:del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den>
        </m:f>
        <w:ins w:author="LENOVO" w:id="16" w:date="2020-08-03T17:44:00Z">
          <m:r>
            <w:rPr>
              <w:rFonts w:ascii="Cambria Math" w:cs="Cambria Math" w:eastAsia="Cambria Math" w:hAnsi="Cambria Mat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m:t xml:space="preserve">-</m:t>
          </m:r>
        </w:ins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w:ins w:author="LENOVO" w:id="16" w:date="2020-08-03T17:44:00Z"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</w:ins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ins w:author="LENOVO" w:id="16" w:date="2020-08-03T17:44:00Z"/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(0,5pt)</w:t>
      </w:r>
      <w:ins w:author="LENOVO" w:id="17" w:date="2020-08-03T17:44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Ousmane achète 8 mètres de tissu pour ses enfants. Le tailleur utilise </w:t>
      </w:r>
      <w:ins w:author="LENOVO" w:id="18" w:date="2020-08-03T17:48:00Z"/>
      <m:oMath>
        <w:ins w:author="LENOVO" w:id="18" w:date="2020-08-03T17:48:00Z">
          <m:r>
            <w:rPr>
              <w:rFonts w:ascii="Cambria Math" w:cs="Cambria Math" w:eastAsia="Cambria Math" w:hAnsi="Cambria Mat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m:t xml:space="preserve"> </m:t>
          </m:r>
        </w:ins>
      </m:oMath>
      <w:ins w:author="LENOVO" w:id="18" w:date="2020-08-03T17:48:00Z"/>
      <w:del w:author="LENOVO" w:id="18" w:date="2020-08-03T17:48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¾</w:delText>
        </w:r>
      </w:del>
      <w:ins w:author="LENOVO" w:id="19" w:date="2020-08-03T17:48:00Z"/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w:ins w:author="LENOVO" w:id="19" w:date="2020-08-03T17:48:00Z"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</w:ins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ins w:author="LENOVO" w:id="19" w:date="2020-08-03T17:48:00Z"/>
      <w:ins w:author="LENOVO" w:id="20" w:date="2020-08-03T17:49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de</w:t>
        </w:r>
      </w:ins>
      <w:del w:author="LENOVO" w:id="20" w:date="2020-08-03T17:49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LENOVO" w:id="11" w:date="2020-08-03T17:49:00Z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 de</w:delText>
        </w:r>
      </w:del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rPrChange w:author="LENOVO" w:id="11" w:date="2020-08-03T17:49:00Z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 tissu pour la couture, calcule la longueur du tissu utilisée.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(CM2) (0,25pt)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Complète le tableau des nombres proportionnels. (C E2) (0,75pts)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75.0" w:type="dxa"/>
        <w:jc w:val="left"/>
        <w:tblInd w:w="720.0" w:type="dxa"/>
        <w:tblBorders>
          <w:top w:color="a5a5a5" w:space="0" w:sz="8" w:val="single"/>
          <w:left w:color="a5a5a5" w:space="0" w:sz="8" w:val="single"/>
          <w:bottom w:color="a5a5a5" w:space="0" w:sz="8" w:val="single"/>
          <w:right w:color="a5a5a5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3"/>
        <w:gridCol w:w="714"/>
        <w:gridCol w:w="709"/>
        <w:gridCol w:w="709"/>
        <w:tblGridChange w:id="0">
          <w:tblGrid>
            <w:gridCol w:w="1543"/>
            <w:gridCol w:w="714"/>
            <w:gridCol w:w="709"/>
            <w:gridCol w:w="709"/>
          </w:tblGrid>
        </w:tblGridChange>
      </w:tblGrid>
      <w:t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(x4)      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7345" cy="408305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" cy="408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trHeight w:val="456" w:hRule="atLeast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Adama veut vendre 30 œufs au marché. En route il en casse 6.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le pourcentage des œufs cassés ? (CM2) (0,5pt)</w:t>
      </w:r>
    </w:p>
    <w:p w:rsidR="00000000" w:rsidDel="00000000" w:rsidP="00000000" w:rsidRDefault="00000000" w:rsidRPr="00000000" w14:paraId="0000004C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TEST DE NIVEAU                                                                           BURKINA FASO</w:t>
      </w:r>
    </w:p>
    <w:p w:rsidR="00000000" w:rsidDel="00000000" w:rsidP="00000000" w:rsidRDefault="00000000" w:rsidRPr="00000000" w14:paraId="00000059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SESSION DE……                                                                                          ………..</w:t>
      </w:r>
    </w:p>
    <w:p w:rsidR="00000000" w:rsidDel="00000000" w:rsidP="00000000" w:rsidRDefault="00000000" w:rsidRPr="00000000" w14:paraId="0000005A">
      <w:pPr>
        <w:rPr>
          <w:rFonts w:ascii="Palatino Linotype" w:cs="Palatino Linotype" w:eastAsia="Palatino Linotype" w:hAnsi="Palatino Linotype"/>
          <w:b w:val="1"/>
          <w:sz w:val="24"/>
          <w:szCs w:val="24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ELEVES DE HAKILISSO                                                              Unité – Progrès -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TEST D’EVALUATION EN MATHEMATIQUES (niveau 6eme)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(L’usage de la calculatrice n’est pas autorisé)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Durée : 1h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ACTIVITES GEOMETRIQUES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(10pts)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Nomme les lignes suivantes (CE1) : (0,75pt) </w:t>
      </w:r>
    </w:p>
    <w:p w:rsidR="00000000" w:rsidDel="00000000" w:rsidP="00000000" w:rsidRDefault="00000000" w:rsidRPr="00000000" w14:paraId="00000062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82845</wp:posOffset>
                </wp:positionH>
                <wp:positionV relativeFrom="paragraph">
                  <wp:posOffset>198060</wp:posOffset>
                </wp:positionV>
                <wp:extent cx="1057701" cy="286606"/>
                <wp:effectExtent b="18415" l="0" r="28575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701" cy="286606"/>
                        </a:xfrm>
                        <a:custGeom>
                          <a:avLst/>
                          <a:gdLst>
                            <a:gd fmla="*/ 0 w 1057701" name="connsiteX0"/>
                            <a:gd fmla="*/ 266134 h 286606" name="connsiteY0"/>
                            <a:gd fmla="*/ 122830 w 1057701" name="connsiteX1"/>
                            <a:gd fmla="*/ 6827 h 286606" name="connsiteY1"/>
                            <a:gd fmla="*/ 307074 w 1057701" name="connsiteX2"/>
                            <a:gd fmla="*/ 272958 h 286606" name="connsiteY2"/>
                            <a:gd fmla="*/ 545910 w 1057701" name="connsiteX3"/>
                            <a:gd fmla="*/ 3 h 286606" name="connsiteY3"/>
                            <a:gd fmla="*/ 757451 w 1057701" name="connsiteX4"/>
                            <a:gd fmla="*/ 266134 h 286606" name="connsiteY4"/>
                            <a:gd fmla="*/ 757451 w 1057701" name="connsiteX5"/>
                            <a:gd fmla="*/ 266134 h 286606" name="connsiteY5"/>
                            <a:gd fmla="*/ 771098 w 1057701" name="connsiteX6"/>
                            <a:gd fmla="*/ 266134 h 286606" name="connsiteY6"/>
                            <a:gd fmla="*/ 873457 w 1057701" name="connsiteX7"/>
                            <a:gd fmla="*/ 40946 h 286606" name="connsiteY7"/>
                            <a:gd fmla="*/ 1044054 w 1057701" name="connsiteX8"/>
                            <a:gd fmla="*/ 266134 h 286606" name="connsiteY8"/>
                            <a:gd fmla="*/ 1044054 w 1057701" name="connsiteX9"/>
                            <a:gd fmla="*/ 266134 h 286606" name="connsiteY9"/>
                            <a:gd fmla="*/ 1057701 w 1057701" name="connsiteX10"/>
                            <a:gd fmla="*/ 286606 h 286606" name="connsiteY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b="b" l="l" r="r" t="t"/>
                          <a:pathLst>
                            <a:path h="286606" w="1057701">
                              <a:moveTo>
                                <a:pt x="0" y="266134"/>
                              </a:moveTo>
                              <a:cubicBezTo>
                                <a:pt x="35825" y="135912"/>
                                <a:pt x="71651" y="5690"/>
                                <a:pt x="122830" y="6827"/>
                              </a:cubicBezTo>
                              <a:cubicBezTo>
                                <a:pt x="174009" y="7964"/>
                                <a:pt x="236561" y="274095"/>
                                <a:pt x="307074" y="272958"/>
                              </a:cubicBezTo>
                              <a:cubicBezTo>
                                <a:pt x="377587" y="271821"/>
                                <a:pt x="470847" y="1140"/>
                                <a:pt x="545910" y="3"/>
                              </a:cubicBezTo>
                              <a:cubicBezTo>
                                <a:pt x="620973" y="-1134"/>
                                <a:pt x="757451" y="266134"/>
                                <a:pt x="757451" y="266134"/>
                              </a:cubicBezTo>
                              <a:lnTo>
                                <a:pt x="757451" y="266134"/>
                              </a:lnTo>
                              <a:cubicBezTo>
                                <a:pt x="759725" y="266134"/>
                                <a:pt x="751764" y="303665"/>
                                <a:pt x="771098" y="266134"/>
                              </a:cubicBezTo>
                              <a:cubicBezTo>
                                <a:pt x="790432" y="228603"/>
                                <a:pt x="827964" y="40946"/>
                                <a:pt x="873457" y="40946"/>
                              </a:cubicBezTo>
                              <a:cubicBezTo>
                                <a:pt x="918950" y="40946"/>
                                <a:pt x="1044054" y="266134"/>
                                <a:pt x="1044054" y="266134"/>
                              </a:cubicBezTo>
                              <a:lnTo>
                                <a:pt x="1044054" y="266134"/>
                              </a:lnTo>
                              <a:lnTo>
                                <a:pt x="1057701" y="286606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82845</wp:posOffset>
                </wp:positionH>
                <wp:positionV relativeFrom="paragraph">
                  <wp:posOffset>198060</wp:posOffset>
                </wp:positionV>
                <wp:extent cx="1086276" cy="305021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276" cy="305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tabs>
          <w:tab w:val="left" w:pos="2190"/>
          <w:tab w:val="left" w:pos="4020"/>
        </w:tabs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ab/>
        <w:tab/>
        <w:t xml:space="preserve">a- Ligne…………..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1471930</wp:posOffset>
                </wp:positionH>
                <wp:positionV relativeFrom="paragraph">
                  <wp:posOffset>95885</wp:posOffset>
                </wp:positionV>
                <wp:extent cx="923925" cy="104775"/>
                <wp:effectExtent b="47625" l="0" r="47625" t="1905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1471930</wp:posOffset>
                </wp:positionH>
                <wp:positionV relativeFrom="paragraph">
                  <wp:posOffset>95885</wp:posOffset>
                </wp:positionV>
                <wp:extent cx="971550" cy="1714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340359</wp:posOffset>
                </wp:positionH>
                <wp:positionV relativeFrom="paragraph">
                  <wp:posOffset>118745</wp:posOffset>
                </wp:positionV>
                <wp:extent cx="914400" cy="914400"/>
                <wp:effectExtent b="0" l="0" r="19050" t="1905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arc">
                          <a:avLst>
                            <a:gd fmla="val 11656369" name="adj1"/>
                            <a:gd fmla="val 20805570" name="adj2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340359</wp:posOffset>
                </wp:positionH>
                <wp:positionV relativeFrom="paragraph">
                  <wp:posOffset>118745</wp:posOffset>
                </wp:positionV>
                <wp:extent cx="933450" cy="933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1490980</wp:posOffset>
                </wp:positionH>
                <wp:positionV relativeFrom="paragraph">
                  <wp:posOffset>306070</wp:posOffset>
                </wp:positionV>
                <wp:extent cx="866775" cy="85725"/>
                <wp:effectExtent b="47625" l="0" r="47625" t="1905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1490980</wp:posOffset>
                </wp:positionH>
                <wp:positionV relativeFrom="paragraph">
                  <wp:posOffset>306070</wp:posOffset>
                </wp:positionV>
                <wp:extent cx="914400" cy="1524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tabs>
          <w:tab w:val="left" w:pos="4020"/>
        </w:tabs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ab/>
        <w:t xml:space="preserve">b- Ligne…………..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620"/>
        </w:tabs>
        <w:spacing w:after="0" w:before="0" w:line="259" w:lineRule="auto"/>
        <w:ind w:left="108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  c- Ligne…………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683260</wp:posOffset>
            </wp:positionH>
            <wp:positionV relativeFrom="paragraph">
              <wp:posOffset>180340</wp:posOffset>
            </wp:positionV>
            <wp:extent cx="1601470" cy="24765"/>
            <wp:effectExtent b="0" l="0" r="0" t="0"/>
            <wp:wrapSquare wrapText="bothSides" distB="0" distT="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24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2605405</wp:posOffset>
                </wp:positionH>
                <wp:positionV relativeFrom="paragraph">
                  <wp:posOffset>106679</wp:posOffset>
                </wp:positionV>
                <wp:extent cx="638175" cy="100965"/>
                <wp:effectExtent b="32385" l="0" r="47625" t="1905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1009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2605405</wp:posOffset>
                </wp:positionH>
                <wp:positionV relativeFrom="paragraph">
                  <wp:posOffset>106679</wp:posOffset>
                </wp:positionV>
                <wp:extent cx="685800" cy="152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620"/>
        </w:tabs>
        <w:spacing w:after="0" w:before="0" w:line="259" w:lineRule="auto"/>
        <w:ind w:left="108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une droite passant par un point A et un point B. (CM1) (0,5pt)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 la bonne réponse.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(CD) est 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droite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demi-droite. (CM2) (0,5pt)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a-Trace un segment de droite d’extrémités E et F de 6cm de longueur. (0,5pt)</w:t>
      </w:r>
    </w:p>
    <w:p w:rsidR="00000000" w:rsidDel="00000000" w:rsidP="00000000" w:rsidRDefault="00000000" w:rsidRPr="00000000" w14:paraId="0000006E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       b-Place le point I milieu du segment [EF]. (CM2) (0,5pt)</w:t>
      </w:r>
    </w:p>
    <w:tbl>
      <w:tblPr>
        <w:tblStyle w:val="Table3"/>
        <w:tblW w:w="32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"/>
        <w:tblGridChange w:id="0">
          <w:tblGrid>
            <w:gridCol w:w="324"/>
          </w:tblGrid>
        </w:tblGridChange>
      </w:tblGrid>
      <w:tr>
        <w:trPr>
          <w:trHeight w:val="1785" w:hRule="atLeast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Nomme les droites suivantes (CE1) (0,75pt)</w:t>
      </w:r>
    </w:p>
    <w:tbl>
      <w:tblPr>
        <w:tblStyle w:val="Table4"/>
        <w:tblW w:w="221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tblGridChange w:id="0">
          <w:tblGrid>
            <w:gridCol w:w="2214"/>
          </w:tblGrid>
        </w:tblGridChange>
      </w:tblGrid>
      <w:tr>
        <w:trPr>
          <w:trHeight w:val="523" w:hRule="atLeast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4500880</wp:posOffset>
                </wp:positionH>
                <wp:positionV relativeFrom="paragraph">
                  <wp:posOffset>170815</wp:posOffset>
                </wp:positionV>
                <wp:extent cx="914400" cy="914400"/>
                <wp:effectExtent b="19050" l="0" r="1905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4500880</wp:posOffset>
                </wp:positionH>
                <wp:positionV relativeFrom="paragraph">
                  <wp:posOffset>170815</wp:posOffset>
                </wp:positionV>
                <wp:extent cx="933450" cy="93345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              a-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b –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c -     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Complète la phrase suivante :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Deux droites qui se coupent en formant un angle droit sont : …………….. (CE2) (0,5pt)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l’aide de ton équerre relève les droites parallèles. (CM2) (0,5pt)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(D)   </w:t>
      </w:r>
    </w:p>
    <w:tbl>
      <w:tblPr>
        <w:tblStyle w:val="Table5"/>
        <w:tblW w:w="141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tblGridChange w:id="0">
          <w:tblGrid>
            <w:gridCol w:w="1413"/>
          </w:tblGrid>
        </w:tblGridChange>
      </w:tblGrid>
      <w:tr>
        <w:trPr>
          <w:trHeight w:val="3150" w:hRule="atLeast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-742949</wp:posOffset>
                      </wp:positionH>
                      <wp:positionV relativeFrom="paragraph">
                        <wp:posOffset>13334</wp:posOffset>
                      </wp:positionV>
                      <wp:extent cx="2676525" cy="1857375"/>
                      <wp:effectExtent b="28575" l="0" r="28575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6525" cy="1857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-742949</wp:posOffset>
                      </wp:positionH>
                      <wp:positionV relativeFrom="paragraph">
                        <wp:posOffset>13334</wp:posOffset>
                      </wp:positionV>
                      <wp:extent cx="2705100" cy="1885950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05100" cy="1885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(A)       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(B)</w:t>
      </w:r>
    </w:p>
    <w:tbl>
      <w:tblPr>
        <w:tblStyle w:val="Table6"/>
        <w:tblW w:w="8342.0" w:type="dxa"/>
        <w:jc w:val="left"/>
        <w:tblInd w:w="0.0" w:type="dxa"/>
        <w:tblBorders>
          <w:top w:color="a5a5a5" w:space="0" w:sz="8" w:val="single"/>
          <w:left w:color="a5a5a5" w:space="0" w:sz="8" w:val="single"/>
          <w:bottom w:color="a5a5a5" w:space="0" w:sz="8" w:val="single"/>
          <w:right w:color="a5a5a5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2"/>
        <w:tblGridChange w:id="0">
          <w:tblGrid>
            <w:gridCol w:w="8342"/>
          </w:tblGrid>
        </w:tblGridChange>
      </w:tblGrid>
      <w:t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(C)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Réponds par vrai ou faux (0,5pt)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L’angle droit est plus petit que l’angle aigu : ……….. (CE1)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angle de 180° est un angle plat : …….. (CM2)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l’aide de ton rapporteur, trace un angle de 40°. (CM1) (0,5pt)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 la bonne réponse (CE1) : (0,5pt)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triangle est une figure qui a :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côtés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côtés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côtés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Construis un triangle équilatéral de 5cm de côté. (0,5pt)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Parmi les figures suivantes, relève la lettre qui correspondant au cercle. (CE1) (0,5pt)</w:t>
      </w:r>
    </w:p>
    <w:p w:rsidR="00000000" w:rsidDel="00000000" w:rsidP="00000000" w:rsidRDefault="00000000" w:rsidRPr="00000000" w14:paraId="00000094">
      <w:pPr>
        <w:tabs>
          <w:tab w:val="left" w:pos="3750"/>
          <w:tab w:val="left" w:pos="5895"/>
          <w:tab w:val="left" w:pos="8025"/>
        </w:tabs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  a)</w:t>
        <w:tab/>
        <w:t xml:space="preserve">b)</w:t>
        <w:tab/>
        <w:t xml:space="preserve">c)                            d)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</wp:posOffset>
                </wp:positionH>
                <wp:positionV relativeFrom="paragraph">
                  <wp:posOffset>7620</wp:posOffset>
                </wp:positionV>
                <wp:extent cx="1266825" cy="714375"/>
                <wp:effectExtent b="28575" l="0" r="28575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</wp:posOffset>
                </wp:positionH>
                <wp:positionV relativeFrom="paragraph">
                  <wp:posOffset>7620</wp:posOffset>
                </wp:positionV>
                <wp:extent cx="1295400" cy="74295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2350008</wp:posOffset>
                </wp:positionH>
                <wp:positionV relativeFrom="paragraph">
                  <wp:posOffset>102870</wp:posOffset>
                </wp:positionV>
                <wp:extent cx="1060704" cy="914400"/>
                <wp:effectExtent b="19050" l="19050" r="44450" t="1905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9144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2350008</wp:posOffset>
                </wp:positionH>
                <wp:positionV relativeFrom="paragraph">
                  <wp:posOffset>102870</wp:posOffset>
                </wp:positionV>
                <wp:extent cx="1124204" cy="9525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4204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5205730</wp:posOffset>
                </wp:positionH>
                <wp:positionV relativeFrom="paragraph">
                  <wp:posOffset>7620</wp:posOffset>
                </wp:positionV>
                <wp:extent cx="914400" cy="914400"/>
                <wp:effectExtent b="19050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5205730</wp:posOffset>
                </wp:positionH>
                <wp:positionV relativeFrom="paragraph">
                  <wp:posOffset>7620</wp:posOffset>
                </wp:positionV>
                <wp:extent cx="933450" cy="933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3834130</wp:posOffset>
                </wp:positionH>
                <wp:positionV relativeFrom="paragraph">
                  <wp:posOffset>7620</wp:posOffset>
                </wp:positionV>
                <wp:extent cx="914400" cy="914400"/>
                <wp:effectExtent b="19050" l="0" r="1905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3834130</wp:posOffset>
                </wp:positionH>
                <wp:positionV relativeFrom="paragraph">
                  <wp:posOffset>7620</wp:posOffset>
                </wp:positionV>
                <wp:extent cx="933450" cy="9334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 la bonne réponse : l’aire du disque est égale à :(CE2) (0,5pt)</w:t>
      </w:r>
    </w:p>
    <w:p w:rsidR="00000000" w:rsidDel="00000000" w:rsidP="00000000" w:rsidRDefault="00000000" w:rsidRPr="00000000" w14:paraId="00000099">
      <w:pPr>
        <w:ind w:left="360" w:firstLine="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NB : π= 3,14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Diamètre x </w:t>
      </w:r>
      <w:del w:author="LENOVO" w:id="21" w:date="2020-08-03T18:0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ii</w:delText>
        </w:r>
      </w:del>
      <w:ins w:author="LENOVO" w:id="21" w:date="2020-08-03T18:0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π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Rayon x rayon x </w:t>
      </w:r>
      <w:ins w:author="LENOVO" w:id="22" w:date="2020-08-03T18:0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π</w:t>
        </w:r>
      </w:ins>
      <w:del w:author="LENOVO" w:id="22" w:date="2020-08-03T18:00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ii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Rayon x </w:t>
      </w:r>
      <w:ins w:author="LENOVO" w:id="23" w:date="2020-08-03T18:01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π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</w:t>
      </w:r>
      <w:del w:author="LENOVO" w:id="24" w:date="2020-08-03T18:01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ii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table de forme circulaire a 1,3 m de diamètre. Quel est son périmètre</w:t>
      </w:r>
      <w:ins w:author="LENOVO" w:id="25" w:date="2020-08-03T18:01:00Z">
        <w:r w:rsidDel="00000000" w:rsidR="00000000" w:rsidRPr="00000000">
          <w:rPr>
            <w:rFonts w:ascii="Palatino Linotype" w:cs="Palatino Linotype" w:eastAsia="Palatino Linotype" w:hAnsi="Palatino Linotyp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 ?</w:t>
        </w:r>
      </w:ins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NB 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π=3,14 </m:t>
        </m:r>
      </m:oMath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(CM2) (0,5pt)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Complète : une figure qui a 4 côtés égaux et 4 angles droits est un …………(CE1) (0,5pt)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Construis un losange dont la grande diagonale mesure 10 cm et la petite diagonale 4 cm. (CM2) (0,5pt)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l’aire d’un trapèze en Cm² ayant pour grande base 1,2 dm, de petite base 4 cm et de hauteur 0,05 m. (CM2) (0,5pt)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périmètre d’un champ rectangulaire est égal à 48m, sa largeur vaut 10 m.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sa longueur. (CM2) (0,5pt)</w:t>
      </w:r>
    </w:p>
    <w:p w:rsidR="00000000" w:rsidDel="00000000" w:rsidP="00000000" w:rsidRDefault="00000000" w:rsidRPr="00000000" w14:paraId="000000A3">
      <w:pPr>
        <w:rPr>
          <w:rFonts w:ascii="Palatino Linotype" w:cs="Palatino Linotype" w:eastAsia="Palatino Linotype" w:hAnsi="Palatino Linotype"/>
          <w:sz w:val="24"/>
          <w:szCs w:val="24"/>
        </w:rPr>
      </w:pPr>
      <w:del w:author="LENOVO" w:id="26" w:date="2020-08-03T18:01:00Z">
        <w:r w:rsidDel="00000000" w:rsidR="00000000" w:rsidRPr="00000000">
          <w:rPr>
            <w:rFonts w:ascii="Palatino Linotype" w:cs="Palatino Linotype" w:eastAsia="Palatino Linotype" w:hAnsi="Palatino Linotype"/>
            <w:sz w:val="24"/>
            <w:szCs w:val="24"/>
            <w:rtl w:val="0"/>
          </w:rPr>
          <w:delText xml:space="preserve">é.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Palatino Linotype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9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